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76DB" w14:textId="3144D5F2" w:rsidR="0038181F" w:rsidRPr="0038181F" w:rsidRDefault="0038181F" w:rsidP="0038181F">
      <w:pPr>
        <w:spacing w:after="100" w:afterAutospacing="1"/>
        <w:outlineLvl w:val="3"/>
        <w:rPr>
          <w:rFonts w:ascii="EB Garamond" w:eastAsia="Times New Roman" w:hAnsi="EB Garamond" w:cs="Palanquin"/>
          <w:caps/>
          <w:color w:val="38382E"/>
          <w:spacing w:val="17"/>
          <w:kern w:val="0"/>
          <w:sz w:val="26"/>
          <w:szCs w:val="26"/>
          <w:lang w:eastAsia="de-DE"/>
          <w14:ligatures w14:val="none"/>
        </w:rPr>
      </w:pPr>
      <w:r w:rsidRPr="0038181F">
        <w:rPr>
          <w:rFonts w:ascii="EB Garamond" w:eastAsia="Times New Roman" w:hAnsi="EB Garamond" w:cs="Palanquin"/>
          <w:caps/>
          <w:color w:val="38382E"/>
          <w:spacing w:val="17"/>
          <w:kern w:val="0"/>
          <w:sz w:val="26"/>
          <w:szCs w:val="26"/>
          <w:lang w:eastAsia="de-DE"/>
          <w14:ligatures w14:val="none"/>
        </w:rPr>
        <w:t xml:space="preserve">DIE </w:t>
      </w:r>
      <w:del w:id="0" w:author="Christof Aichner" w:date="2026-05-12T09:11:00Z" w16du:dateUtc="2026-05-12T07:11:00Z">
        <w:r w:rsidRPr="0038181F" w:rsidDel="0038181F">
          <w:rPr>
            <w:rFonts w:ascii="EB Garamond" w:eastAsia="Times New Roman" w:hAnsi="EB Garamond" w:cs="Palanquin"/>
            <w:caps/>
            <w:color w:val="38382E"/>
            <w:spacing w:val="17"/>
            <w:kern w:val="0"/>
            <w:sz w:val="26"/>
            <w:szCs w:val="26"/>
            <w:lang w:eastAsia="de-DE"/>
            <w14:ligatures w14:val="none"/>
          </w:rPr>
          <w:delText xml:space="preserve">EDITION DER WIENER </w:delText>
        </w:r>
      </w:del>
      <w:r w:rsidRPr="0038181F">
        <w:rPr>
          <w:rFonts w:ascii="EB Garamond" w:eastAsia="Times New Roman" w:hAnsi="EB Garamond" w:cs="Palanquin"/>
          <w:caps/>
          <w:color w:val="38382E"/>
          <w:spacing w:val="17"/>
          <w:kern w:val="0"/>
          <w:sz w:val="26"/>
          <w:szCs w:val="26"/>
          <w:lang w:eastAsia="de-DE"/>
          <w14:ligatures w14:val="none"/>
        </w:rPr>
        <w:t>TAGEBÜCHER DES KARL GRAFEN ZINZENDORF (1739–1813)</w:t>
      </w:r>
    </w:p>
    <w:p w14:paraId="40A19815" w14:textId="7565B462" w:rsidR="0038181F" w:rsidRPr="0038181F" w:rsidRDefault="0038181F" w:rsidP="0038181F">
      <w:pPr>
        <w:spacing w:after="100" w:afterAutospacing="1"/>
        <w:rPr>
          <w:rFonts w:ascii="Palanquin" w:eastAsia="Times New Roman" w:hAnsi="Palanquin" w:cs="Palanquin"/>
          <w:color w:val="EE0000"/>
          <w:kern w:val="0"/>
          <w:lang w:eastAsia="de-DE"/>
          <w14:ligatures w14:val="none"/>
        </w:rPr>
      </w:pPr>
      <w:r w:rsidRPr="0038181F">
        <w:rPr>
          <w:rFonts w:ascii="Palanquin" w:eastAsia="Times New Roman" w:hAnsi="Palanquin" w:cs="Palanquin"/>
          <w:color w:val="38382E"/>
          <w:kern w:val="0"/>
          <w:lang w:eastAsia="de-DE"/>
          <w14:ligatures w14:val="none"/>
        </w:rPr>
        <w:t>Diese Website bietet Ihnen einen Zugang zu den sogenannten Wiener Tagebüchern von Karl Graf Zinzendorf aus den Jahren 1782–1790</w:t>
      </w:r>
      <w:r>
        <w:rPr>
          <w:rFonts w:ascii="Palanquin" w:eastAsia="Times New Roman" w:hAnsi="Palanquin" w:cs="Palanquin"/>
          <w:color w:val="38382E"/>
          <w:kern w:val="0"/>
          <w:lang w:eastAsia="de-DE"/>
          <w14:ligatures w14:val="none"/>
        </w:rPr>
        <w:t xml:space="preserve"> </w:t>
      </w:r>
      <w:r>
        <w:rPr>
          <w:rFonts w:ascii="Palanquin" w:eastAsia="Times New Roman" w:hAnsi="Palanquin" w:cs="Palanquin"/>
          <w:color w:val="EE0000"/>
          <w:kern w:val="0"/>
          <w:lang w:eastAsia="de-DE"/>
          <w14:ligatures w14:val="none"/>
        </w:rPr>
        <w:t>und zwei Tagebüchern von dessen Spanienreisen in den Jahren 1765 und 1767.</w:t>
      </w:r>
    </w:p>
    <w:p w14:paraId="12544675" w14:textId="77777777" w:rsidR="0038181F" w:rsidRPr="0038181F" w:rsidRDefault="0038181F" w:rsidP="0038181F">
      <w:pPr>
        <w:spacing w:after="100" w:afterAutospacing="1"/>
        <w:outlineLvl w:val="5"/>
        <w:rPr>
          <w:rFonts w:ascii="Palanquin" w:eastAsia="Times New Roman" w:hAnsi="Palanquin" w:cs="Palanquin"/>
          <w:caps/>
          <w:color w:val="38382E"/>
          <w:spacing w:val="17"/>
          <w:kern w:val="0"/>
          <w:sz w:val="15"/>
          <w:szCs w:val="15"/>
          <w:lang w:eastAsia="de-DE"/>
          <w14:ligatures w14:val="none"/>
        </w:rPr>
      </w:pPr>
      <w:r w:rsidRPr="0038181F">
        <w:rPr>
          <w:rFonts w:ascii="Palanquin" w:eastAsia="Times New Roman" w:hAnsi="Palanquin" w:cs="Palanquin"/>
          <w:caps/>
          <w:color w:val="38382E"/>
          <w:spacing w:val="17"/>
          <w:kern w:val="0"/>
          <w:sz w:val="15"/>
          <w:szCs w:val="15"/>
          <w:lang w:eastAsia="de-DE"/>
          <w14:ligatures w14:val="none"/>
        </w:rPr>
        <w:t>KARL ZINZENDORF</w:t>
      </w:r>
    </w:p>
    <w:p w14:paraId="461FAE66" w14:textId="77777777" w:rsidR="0038181F" w:rsidRPr="0038181F" w:rsidRDefault="0038181F" w:rsidP="0038181F">
      <w:pPr>
        <w:spacing w:after="100" w:afterAutospacing="1"/>
        <w:rPr>
          <w:rFonts w:ascii="Palanquin" w:eastAsia="Times New Roman" w:hAnsi="Palanquin" w:cs="Palanquin"/>
          <w:color w:val="38382E"/>
          <w:kern w:val="0"/>
          <w:lang w:eastAsia="de-DE"/>
          <w14:ligatures w14:val="none"/>
        </w:rPr>
      </w:pPr>
      <w:r w:rsidRPr="0038181F">
        <w:rPr>
          <w:rFonts w:ascii="Palanquin" w:eastAsia="Times New Roman" w:hAnsi="Palanquin" w:cs="Palanquin"/>
          <w:color w:val="38382E"/>
          <w:kern w:val="0"/>
          <w:lang w:eastAsia="de-DE"/>
          <w14:ligatures w14:val="none"/>
        </w:rPr>
        <w:t xml:space="preserve">Karl Zinzendorf entstammte einer alten niederösterreichischen Familie, deren protestantischer Zweig sich in der zweiten Hälfte des 17. Jahrhunderts in Sachsen niedergelassen hatte. Karls Studien in Jena (1756–1761) umfassten die Rechts-, </w:t>
      </w:r>
      <w:proofErr w:type="spellStart"/>
      <w:r w:rsidRPr="0038181F">
        <w:rPr>
          <w:rFonts w:ascii="Palanquin" w:eastAsia="Times New Roman" w:hAnsi="Palanquin" w:cs="Palanquin"/>
          <w:color w:val="38382E"/>
          <w:kern w:val="0"/>
          <w:lang w:eastAsia="de-DE"/>
          <w14:ligatures w14:val="none"/>
        </w:rPr>
        <w:t>Polizey</w:t>
      </w:r>
      <w:proofErr w:type="spellEnd"/>
      <w:r w:rsidRPr="0038181F">
        <w:rPr>
          <w:rFonts w:ascii="Palanquin" w:eastAsia="Times New Roman" w:hAnsi="Palanquin" w:cs="Palanquin"/>
          <w:color w:val="38382E"/>
          <w:kern w:val="0"/>
          <w:lang w:eastAsia="de-DE"/>
          <w14:ligatures w14:val="none"/>
        </w:rPr>
        <w:t xml:space="preserve">- und Kameralwissenschaften, die Staatenkunde, die Geschichte samt Hilfswissenschaften, Mathematik, Astronomie, Physik und Botanik; auch lernte er dort Englisch und Italienisch und nahm Klavierunterricht. Sein ältester Bruder Ludwig (1721–1780) konvertierte 1739 in Dresden und übersiedelte 1742 nach Wien, um eine Erbschaft anzutreten. Im engsten Kreis des Wenzel Anton von Kaunitz (1711–1794) machte er als Wirtschaftsexperte Karriere und holte Karl 1761 nach Wien. Hier setzte Karl unter Anleitung seines Bruders und dessen Freunden seine Ausbildung durch Lektüre und durch Praxis im niederösterreichischen Kommerzienrat (1762–66) fort, war in dem für die ganze Monarchie zuständigen </w:t>
      </w:r>
      <w:proofErr w:type="spellStart"/>
      <w:r w:rsidRPr="0038181F">
        <w:rPr>
          <w:rFonts w:ascii="Palanquin" w:eastAsia="Times New Roman" w:hAnsi="Palanquin" w:cs="Palanquin"/>
          <w:color w:val="38382E"/>
          <w:kern w:val="0"/>
          <w:lang w:eastAsia="de-DE"/>
          <w14:ligatures w14:val="none"/>
        </w:rPr>
        <w:t>Kommerzienhofrat</w:t>
      </w:r>
      <w:proofErr w:type="spellEnd"/>
      <w:r w:rsidRPr="0038181F">
        <w:rPr>
          <w:rFonts w:ascii="Palanquin" w:eastAsia="Times New Roman" w:hAnsi="Palanquin" w:cs="Palanquin"/>
          <w:color w:val="38382E"/>
          <w:kern w:val="0"/>
          <w:lang w:eastAsia="de-DE"/>
          <w14:ligatures w14:val="none"/>
        </w:rPr>
        <w:t xml:space="preserve"> (1766–76) und in der 1768 eingerichteten Staatswirtschaftsdeputation (1770–76) tätig. Durch Inspektionsreisen bildete er sich in dieser Zeit zu einem Fachmann für Manufakturen, Zollwesen, Verkehr, Bergbau, Binnen-, Außen-, Überseehandel und Schifffahrt.</w:t>
      </w:r>
    </w:p>
    <w:p w14:paraId="48726C3A" w14:textId="77777777" w:rsidR="0038181F" w:rsidRPr="0038181F" w:rsidRDefault="0038181F" w:rsidP="0038181F">
      <w:pPr>
        <w:spacing w:after="100" w:afterAutospacing="1"/>
        <w:rPr>
          <w:rFonts w:ascii="Palanquin" w:eastAsia="Times New Roman" w:hAnsi="Palanquin" w:cs="Palanquin"/>
          <w:color w:val="38382E"/>
          <w:kern w:val="0"/>
          <w:lang w:eastAsia="de-DE"/>
          <w14:ligatures w14:val="none"/>
        </w:rPr>
      </w:pPr>
      <w:r w:rsidRPr="0038181F">
        <w:rPr>
          <w:rFonts w:ascii="Palanquin" w:eastAsia="Times New Roman" w:hAnsi="Palanquin" w:cs="Palanquin"/>
          <w:color w:val="38382E"/>
          <w:kern w:val="0"/>
          <w:lang w:eastAsia="de-DE"/>
          <w14:ligatures w14:val="none"/>
        </w:rPr>
        <w:t xml:space="preserve">In den Jahren zwischen 1763/64 und 1775 unternahm Zinzendorf zahlreiche Reisen, die von Kaunitz gefördert und von Maria Theresia finanziert wurden. Sie führten ihn in alle Erbländer der österreichischen Monarchie und in sämtliche Staaten Europas mit Ausnahme des Osmanischen Reiches. In den Hauptstädten verkehrte er dank seiner Herkunft und dank seines Auftrages mit den führenden Politikern, Schriftstellern, Ärzten, Wissenschaftlern, Künstlern und Mitgliedern der Hofgesellschaft. Der Besuch von Manufakturen, Handels- und Bankhäusern, Hafenanlagen, Kanälen und Bergwerken war Teil seines Reiseprogramms im In- und Ausland. Er war ein unermüdlicher Leser von Büchern, Zeitungen und Zeitschriften und Sammler von Landkarten, ein eifriger </w:t>
      </w:r>
      <w:r w:rsidRPr="0038181F">
        <w:rPr>
          <w:rFonts w:ascii="Palanquin" w:eastAsia="Times New Roman" w:hAnsi="Palanquin" w:cs="Palanquin"/>
          <w:color w:val="38382E"/>
          <w:kern w:val="0"/>
          <w:lang w:eastAsia="de-DE"/>
          <w14:ligatures w14:val="none"/>
        </w:rPr>
        <w:lastRenderedPageBreak/>
        <w:t>Briefschreiber und Verfasser umfangreicher politisch-ökonomischer Schriften sowie von historisch-genealogischen Abhandlungen.</w:t>
      </w:r>
    </w:p>
    <w:p w14:paraId="68AEB97F" w14:textId="77777777" w:rsidR="0038181F" w:rsidRPr="0038181F" w:rsidRDefault="0038181F" w:rsidP="0038181F">
      <w:pPr>
        <w:spacing w:after="100" w:afterAutospacing="1"/>
        <w:rPr>
          <w:rFonts w:ascii="Palanquin" w:eastAsia="Times New Roman" w:hAnsi="Palanquin" w:cs="Palanquin"/>
          <w:color w:val="38382E"/>
          <w:kern w:val="0"/>
          <w:lang w:eastAsia="de-DE"/>
          <w14:ligatures w14:val="none"/>
        </w:rPr>
      </w:pPr>
      <w:r w:rsidRPr="0038181F">
        <w:rPr>
          <w:rFonts w:ascii="Palanquin" w:eastAsia="Times New Roman" w:hAnsi="Palanquin" w:cs="Palanquin"/>
          <w:color w:val="38382E"/>
          <w:kern w:val="0"/>
          <w:lang w:eastAsia="de-DE"/>
          <w14:ligatures w14:val="none"/>
        </w:rPr>
        <w:t xml:space="preserve">Von 1776 bis 1782 hatte er als Gouverneur von Triest Gelegenheit, seine physiokratischen bzw. protoliberalen Überzeugungen umzusetzen. Von Joseph II. 1782 nach Wien berufen, wirkte er bis 1792 als Präsident der Hofrechenkammer und von 1784 bis zu seinem Rücktritt 1788 als Präsident der </w:t>
      </w:r>
      <w:proofErr w:type="spellStart"/>
      <w:r w:rsidRPr="0038181F">
        <w:rPr>
          <w:rFonts w:ascii="Palanquin" w:eastAsia="Times New Roman" w:hAnsi="Palanquin" w:cs="Palanquin"/>
          <w:color w:val="38382E"/>
          <w:kern w:val="0"/>
          <w:lang w:eastAsia="de-DE"/>
          <w14:ligatures w14:val="none"/>
        </w:rPr>
        <w:t>Robotabolitions</w:t>
      </w:r>
      <w:proofErr w:type="spellEnd"/>
      <w:r w:rsidRPr="0038181F">
        <w:rPr>
          <w:rFonts w:ascii="Palanquin" w:eastAsia="Times New Roman" w:hAnsi="Palanquin" w:cs="Palanquin"/>
          <w:color w:val="38382E"/>
          <w:kern w:val="0"/>
          <w:lang w:eastAsia="de-DE"/>
          <w14:ligatures w14:val="none"/>
        </w:rPr>
        <w:t xml:space="preserve">- und der Steuerregulierungshofkommission. Er war somit eine Schlüsselfigur in der Politik Josephs II., anfangs als dessen Protegé, später als ein Exponent der </w:t>
      </w:r>
      <w:proofErr w:type="spellStart"/>
      <w:r w:rsidRPr="0038181F">
        <w:rPr>
          <w:rFonts w:ascii="Palanquin" w:eastAsia="Times New Roman" w:hAnsi="Palanquin" w:cs="Palanquin"/>
          <w:color w:val="38382E"/>
          <w:kern w:val="0"/>
          <w:lang w:eastAsia="de-DE"/>
          <w14:ligatures w14:val="none"/>
        </w:rPr>
        <w:t>antijosephinischen</w:t>
      </w:r>
      <w:proofErr w:type="spellEnd"/>
      <w:r w:rsidRPr="0038181F">
        <w:rPr>
          <w:rFonts w:ascii="Palanquin" w:eastAsia="Times New Roman" w:hAnsi="Palanquin" w:cs="Palanquin"/>
          <w:color w:val="38382E"/>
          <w:kern w:val="0"/>
          <w:lang w:eastAsia="de-DE"/>
          <w14:ligatures w14:val="none"/>
        </w:rPr>
        <w:t xml:space="preserve"> Strömungen. Seit 1792 gehörte er als Staatsminister dem Staatsrat an und war seit 1802 Staats- und Konferenzminister. Von der Mitwirkung der Stände als intermediärer Gewalten im Staate überzeugt, versah er in den Krisenjahren nach 1787 außerdem als Kommissär des Herrenstandes und seit 1801 als Landmarschall des Landes unter der Enns hohe Funktionen im Verwaltungsapparat der niederösterreichischen Stände.</w:t>
      </w:r>
    </w:p>
    <w:p w14:paraId="120F2178" w14:textId="77777777" w:rsidR="0038181F" w:rsidRPr="0038181F" w:rsidRDefault="0038181F" w:rsidP="0038181F">
      <w:pPr>
        <w:spacing w:after="100" w:afterAutospacing="1"/>
        <w:rPr>
          <w:rFonts w:ascii="Palanquin" w:eastAsia="Times New Roman" w:hAnsi="Palanquin" w:cs="Palanquin"/>
          <w:color w:val="38382E"/>
          <w:kern w:val="0"/>
          <w:lang w:eastAsia="de-DE"/>
          <w14:ligatures w14:val="none"/>
        </w:rPr>
      </w:pPr>
      <w:r w:rsidRPr="0038181F">
        <w:rPr>
          <w:rFonts w:ascii="Palanquin" w:eastAsia="Times New Roman" w:hAnsi="Palanquin" w:cs="Palanquin"/>
          <w:color w:val="38382E"/>
          <w:kern w:val="0"/>
          <w:lang w:eastAsia="de-DE"/>
          <w14:ligatures w14:val="none"/>
        </w:rPr>
        <w:t xml:space="preserve">Zinzendorf war 14. März 1764 in Wien zum Katholizismus konvertiert und 1765/1770 zum Zwecke seiner Basisversorgung in den Deutschen Orden eingetreten. Von 1801 bis zu seinem Tod hatte er als Landkomtur das höchste Amt dieses Ordens in der Ballei Österreich inne. 1766 wurde er in Malta in der Loge Saint-Jean </w:t>
      </w:r>
      <w:proofErr w:type="spellStart"/>
      <w:r w:rsidRPr="0038181F">
        <w:rPr>
          <w:rFonts w:ascii="Palanquin" w:eastAsia="Times New Roman" w:hAnsi="Palanquin" w:cs="Palanquin"/>
          <w:color w:val="38382E"/>
          <w:kern w:val="0"/>
          <w:lang w:eastAsia="de-DE"/>
          <w14:ligatures w14:val="none"/>
        </w:rPr>
        <w:t>d’Ecosse</w:t>
      </w:r>
      <w:proofErr w:type="spellEnd"/>
      <w:r w:rsidRPr="0038181F">
        <w:rPr>
          <w:rFonts w:ascii="Palanquin" w:eastAsia="Times New Roman" w:hAnsi="Palanquin" w:cs="Palanquin"/>
          <w:color w:val="38382E"/>
          <w:kern w:val="0"/>
          <w:lang w:eastAsia="de-DE"/>
          <w14:ligatures w14:val="none"/>
        </w:rPr>
        <w:t xml:space="preserve"> du Secret et de </w:t>
      </w:r>
      <w:proofErr w:type="spellStart"/>
      <w:r w:rsidRPr="0038181F">
        <w:rPr>
          <w:rFonts w:ascii="Palanquin" w:eastAsia="Times New Roman" w:hAnsi="Palanquin" w:cs="Palanquin"/>
          <w:color w:val="38382E"/>
          <w:kern w:val="0"/>
          <w:lang w:eastAsia="de-DE"/>
          <w14:ligatures w14:val="none"/>
        </w:rPr>
        <w:t>l’Harmonie</w:t>
      </w:r>
      <w:proofErr w:type="spellEnd"/>
      <w:r w:rsidRPr="0038181F">
        <w:rPr>
          <w:rFonts w:ascii="Palanquin" w:eastAsia="Times New Roman" w:hAnsi="Palanquin" w:cs="Palanquin"/>
          <w:color w:val="38382E"/>
          <w:kern w:val="0"/>
          <w:lang w:eastAsia="de-DE"/>
          <w14:ligatures w14:val="none"/>
        </w:rPr>
        <w:t xml:space="preserve"> für den Freimaurerbund vorbereitet; noch im gleichen Jahr wurde er in Straßburg in die Loge „De la </w:t>
      </w:r>
      <w:proofErr w:type="spellStart"/>
      <w:r w:rsidRPr="0038181F">
        <w:rPr>
          <w:rFonts w:ascii="Palanquin" w:eastAsia="Times New Roman" w:hAnsi="Palanquin" w:cs="Palanquin"/>
          <w:color w:val="38382E"/>
          <w:kern w:val="0"/>
          <w:lang w:eastAsia="de-DE"/>
          <w14:ligatures w14:val="none"/>
        </w:rPr>
        <w:t>Candeur</w:t>
      </w:r>
      <w:proofErr w:type="spellEnd"/>
      <w:r w:rsidRPr="0038181F">
        <w:rPr>
          <w:rFonts w:ascii="Palanquin" w:eastAsia="Times New Roman" w:hAnsi="Palanquin" w:cs="Palanquin"/>
          <w:color w:val="38382E"/>
          <w:kern w:val="0"/>
          <w:lang w:eastAsia="de-DE"/>
          <w14:ligatures w14:val="none"/>
        </w:rPr>
        <w:t>“ aufgenommen.</w:t>
      </w:r>
    </w:p>
    <w:p w14:paraId="6983B462" w14:textId="77777777" w:rsidR="0038181F" w:rsidRPr="0038181F" w:rsidRDefault="0038181F" w:rsidP="0038181F">
      <w:pPr>
        <w:spacing w:after="100" w:afterAutospacing="1"/>
        <w:outlineLvl w:val="5"/>
        <w:rPr>
          <w:rFonts w:ascii="Palanquin" w:eastAsia="Times New Roman" w:hAnsi="Palanquin" w:cs="Palanquin"/>
          <w:caps/>
          <w:color w:val="38382E"/>
          <w:spacing w:val="17"/>
          <w:kern w:val="0"/>
          <w:sz w:val="15"/>
          <w:szCs w:val="15"/>
          <w:lang w:eastAsia="de-DE"/>
          <w14:ligatures w14:val="none"/>
        </w:rPr>
      </w:pPr>
      <w:r w:rsidRPr="0038181F">
        <w:rPr>
          <w:rFonts w:ascii="Palanquin" w:eastAsia="Times New Roman" w:hAnsi="Palanquin" w:cs="Palanquin"/>
          <w:caps/>
          <w:color w:val="38382E"/>
          <w:spacing w:val="17"/>
          <w:kern w:val="0"/>
          <w:sz w:val="15"/>
          <w:szCs w:val="15"/>
          <w:lang w:eastAsia="de-DE"/>
          <w14:ligatures w14:val="none"/>
        </w:rPr>
        <w:t>ZU DEN TAGEBÜCHERN KARL GRAFEN ZINZENDORFS</w:t>
      </w:r>
    </w:p>
    <w:p w14:paraId="7CAC11DA" w14:textId="77777777" w:rsidR="0038181F" w:rsidRPr="0038181F" w:rsidRDefault="0038181F" w:rsidP="0038181F">
      <w:pPr>
        <w:spacing w:after="100" w:afterAutospacing="1"/>
        <w:rPr>
          <w:rFonts w:ascii="Palanquin" w:eastAsia="Times New Roman" w:hAnsi="Palanquin" w:cs="Palanquin"/>
          <w:color w:val="38382E"/>
          <w:kern w:val="0"/>
          <w:lang w:eastAsia="de-DE"/>
          <w14:ligatures w14:val="none"/>
        </w:rPr>
      </w:pPr>
      <w:r w:rsidRPr="0038181F">
        <w:rPr>
          <w:rFonts w:ascii="Palanquin" w:eastAsia="Times New Roman" w:hAnsi="Palanquin" w:cs="Palanquin"/>
          <w:color w:val="38382E"/>
          <w:kern w:val="0"/>
          <w:lang w:eastAsia="de-DE"/>
          <w14:ligatures w14:val="none"/>
        </w:rPr>
        <w:t>Zinzendorf führte Tagebuch in französischer Sprache kontinuierlich von seiner Kindheit (1749/1752) an bis zu seinem Tod. Die 56 Tagebuchbände bilden einen Teil des umfangreichen Nachlasses Zinzendorf im </w:t>
      </w:r>
      <w:hyperlink r:id="rId4" w:tgtFrame="_blank" w:history="1">
        <w:r w:rsidRPr="0038181F">
          <w:rPr>
            <w:rFonts w:ascii="Palanquin" w:eastAsia="Times New Roman" w:hAnsi="Palanquin" w:cs="Palanquin"/>
            <w:color w:val="008000"/>
            <w:kern w:val="0"/>
            <w:u w:val="single"/>
            <w:lang w:eastAsia="de-DE"/>
            <w14:ligatures w14:val="none"/>
          </w:rPr>
          <w:t>Haus-, Hof- und Staatsarchiv Wien</w:t>
        </w:r>
      </w:hyperlink>
      <w:r w:rsidRPr="0038181F">
        <w:rPr>
          <w:rFonts w:ascii="Palanquin" w:eastAsia="Times New Roman" w:hAnsi="Palanquin" w:cs="Palanquin"/>
          <w:color w:val="38382E"/>
          <w:kern w:val="0"/>
          <w:lang w:eastAsia="de-DE"/>
          <w14:ligatures w14:val="none"/>
        </w:rPr>
        <w:t>. Die Gluck-, Mozart-, Haydn- und Rousseau-Forschung hat das Tagebuch als Quelle bereits vor 1900 entdeckt. Doch erst der Salzburger Historiker Hans Wagner (1921–1990) gab zu Beginn der 1970er Jahre als Mitglied der Kommission für Neuere Geschichte Österreichs die Anregung zur Erschließung dieses höchst bedeutsamen Zeitdokuments und Selbstzeugnisses, das durch regelmäßige Eintragungen, dichte Beobachtung und kritische Selbstreflexion besticht.</w:t>
      </w:r>
    </w:p>
    <w:p w14:paraId="7035DADE" w14:textId="77777777" w:rsidR="0038181F" w:rsidRPr="0038181F" w:rsidRDefault="0038181F" w:rsidP="0038181F">
      <w:pPr>
        <w:spacing w:after="100" w:afterAutospacing="1"/>
        <w:rPr>
          <w:rFonts w:ascii="Palanquin" w:eastAsia="Times New Roman" w:hAnsi="Palanquin" w:cs="Palanquin"/>
          <w:color w:val="38382E"/>
          <w:kern w:val="0"/>
          <w:lang w:eastAsia="de-DE"/>
          <w14:ligatures w14:val="none"/>
        </w:rPr>
      </w:pPr>
      <w:r w:rsidRPr="0038181F">
        <w:rPr>
          <w:rFonts w:ascii="Palanquin" w:eastAsia="Times New Roman" w:hAnsi="Palanquin" w:cs="Palanquin"/>
          <w:color w:val="38382E"/>
          <w:kern w:val="0"/>
          <w:lang w:eastAsia="de-DE"/>
          <w14:ligatures w14:val="none"/>
        </w:rPr>
        <w:lastRenderedPageBreak/>
        <w:t>Die </w:t>
      </w:r>
      <w:hyperlink r:id="rId5" w:tgtFrame="_blank" w:history="1">
        <w:r w:rsidRPr="0038181F">
          <w:rPr>
            <w:rFonts w:ascii="Palanquin" w:eastAsia="Times New Roman" w:hAnsi="Palanquin" w:cs="Palanquin"/>
            <w:color w:val="008000"/>
            <w:kern w:val="0"/>
            <w:u w:val="single"/>
            <w:lang w:eastAsia="de-DE"/>
            <w14:ligatures w14:val="none"/>
          </w:rPr>
          <w:t>Jugendtagebücher Karl Zinzendorfs</w:t>
        </w:r>
      </w:hyperlink>
      <w:r w:rsidRPr="0038181F">
        <w:rPr>
          <w:rFonts w:ascii="Palanquin" w:eastAsia="Times New Roman" w:hAnsi="Palanquin" w:cs="Palanquin"/>
          <w:color w:val="38382E"/>
          <w:kern w:val="0"/>
          <w:lang w:eastAsia="de-DE"/>
          <w14:ligatures w14:val="none"/>
        </w:rPr>
        <w:t> aus den Jahren 1747/1752–1763 sowie die </w:t>
      </w:r>
      <w:hyperlink r:id="rId6" w:tgtFrame="_blank" w:history="1">
        <w:r w:rsidRPr="0038181F">
          <w:rPr>
            <w:rFonts w:ascii="Palanquin" w:eastAsia="Times New Roman" w:hAnsi="Palanquin" w:cs="Palanquin"/>
            <w:color w:val="008000"/>
            <w:kern w:val="0"/>
            <w:u w:val="single"/>
            <w:lang w:eastAsia="de-DE"/>
            <w14:ligatures w14:val="none"/>
          </w:rPr>
          <w:t>Tagebücher Zinzendorfs zwischen 1776 und 1782</w:t>
        </w:r>
      </w:hyperlink>
      <w:r w:rsidRPr="0038181F">
        <w:rPr>
          <w:rFonts w:ascii="Palanquin" w:eastAsia="Times New Roman" w:hAnsi="Palanquin" w:cs="Palanquin"/>
          <w:color w:val="38382E"/>
          <w:kern w:val="0"/>
          <w:lang w:eastAsia="de-DE"/>
          <w14:ligatures w14:val="none"/>
        </w:rPr>
        <w:t xml:space="preserve">, als er Gouverneur in Triest war, sind in Buchform bereits erschienen. Die „Jugendtagebücher“ bringen ausgewählte Texte zum Familienleben, zur religiösen Bildung und Erziehung im pietistisch geprägten Elternhaus in </w:t>
      </w:r>
      <w:proofErr w:type="spellStart"/>
      <w:r w:rsidRPr="0038181F">
        <w:rPr>
          <w:rFonts w:ascii="Palanquin" w:eastAsia="Times New Roman" w:hAnsi="Palanquin" w:cs="Palanquin"/>
          <w:color w:val="38382E"/>
          <w:kern w:val="0"/>
          <w:lang w:eastAsia="de-DE"/>
          <w14:ligatures w14:val="none"/>
        </w:rPr>
        <w:t>Gauernitz</w:t>
      </w:r>
      <w:proofErr w:type="spellEnd"/>
      <w:r w:rsidRPr="0038181F">
        <w:rPr>
          <w:rFonts w:ascii="Palanquin" w:eastAsia="Times New Roman" w:hAnsi="Palanquin" w:cs="Palanquin"/>
          <w:color w:val="38382E"/>
          <w:kern w:val="0"/>
          <w:lang w:eastAsia="de-DE"/>
          <w14:ligatures w14:val="none"/>
        </w:rPr>
        <w:t xml:space="preserve"> bei Dresden, zum Studium in Jena mit Ausflügen nach Weimar und Erfurt, zur Akkulturation im Milieu des Wiener Hofadels, zu den Anfängen als einer der für Wien und Niederösterreich zuständigen Kommerzienräte und zur ersten Reise nach Danzig. Die Tagebücher aus der Triester Zeit verdeutlichen Karls wirtschaftspolitische Vorstellungen und Initiativen in Triest, das eine wichtige wirtschaftliche Stellung in der Monarchie besaß. Die anderen Schauplätze des Tagebuches sind Wien, Venedig und als Randzonen der Aufklärung Görz-</w:t>
      </w:r>
      <w:proofErr w:type="spellStart"/>
      <w:r w:rsidRPr="0038181F">
        <w:rPr>
          <w:rFonts w:ascii="Palanquin" w:eastAsia="Times New Roman" w:hAnsi="Palanquin" w:cs="Palanquin"/>
          <w:color w:val="38382E"/>
          <w:kern w:val="0"/>
          <w:lang w:eastAsia="de-DE"/>
          <w14:ligatures w14:val="none"/>
        </w:rPr>
        <w:t>Gradisca</w:t>
      </w:r>
      <w:proofErr w:type="spellEnd"/>
      <w:r w:rsidRPr="0038181F">
        <w:rPr>
          <w:rFonts w:ascii="Palanquin" w:eastAsia="Times New Roman" w:hAnsi="Palanquin" w:cs="Palanquin"/>
          <w:color w:val="38382E"/>
          <w:kern w:val="0"/>
          <w:lang w:eastAsia="de-DE"/>
          <w14:ligatures w14:val="none"/>
        </w:rPr>
        <w:t>, Kärnten, Krain, Istrien und die Kroatische Militärgrenze. In Wien führte er in den Audienzen bei Maria Theresia und Joseph II. und in den Salons des kosmopolitischen Hofadels Gespräche über die Innen- und Außenpolitik und über das Weltgeschehen, u. a. die Amerikanische Revolution und Cooks Weltumseglung, und aus den Reihen der Bürokratie treten Männer der zweiten Ebene als Mitarbeiter wichtiger Reformvorhaben hervor. Wie kein anderes Zeitdokument spiegeln die Tagebücher das Kräftespiel der politischen und wirtschaftlichen Interessen von den untersten lokalen Ebenen bis zu den höchsten Entscheidungsinstanzen in Wien wieder.</w:t>
      </w:r>
    </w:p>
    <w:p w14:paraId="5D1A6E75" w14:textId="77777777" w:rsidR="0038181F" w:rsidRPr="0038181F" w:rsidRDefault="0038181F" w:rsidP="0038181F">
      <w:pPr>
        <w:spacing w:after="100" w:afterAutospacing="1"/>
        <w:rPr>
          <w:rFonts w:ascii="Palanquin" w:eastAsia="Times New Roman" w:hAnsi="Palanquin" w:cs="Palanquin"/>
          <w:color w:val="38382E"/>
          <w:kern w:val="0"/>
          <w:lang w:eastAsia="de-DE"/>
          <w14:ligatures w14:val="none"/>
        </w:rPr>
      </w:pPr>
      <w:r w:rsidRPr="0038181F">
        <w:rPr>
          <w:rFonts w:ascii="Palanquin" w:eastAsia="Times New Roman" w:hAnsi="Palanquin" w:cs="Palanquin"/>
          <w:color w:val="38382E"/>
          <w:kern w:val="0"/>
          <w:lang w:eastAsia="de-DE"/>
          <w14:ligatures w14:val="none"/>
        </w:rPr>
        <w:t>Die Tagebücher, die die Reisen Zinzendorfs in die Schweiz (1764), nach England, Schottland und Irland (1768), nach Ost- und Nordeuropa (1774/75) sowie nach Spanien behandeln, werden derzeit für die Edition vorbereitet und sollen ebenfalls in Buchform erscheinen.</w:t>
      </w:r>
    </w:p>
    <w:p w14:paraId="5A0C696D" w14:textId="7F47FC32" w:rsidR="0038181F" w:rsidRPr="0038181F" w:rsidRDefault="0038181F" w:rsidP="0038181F">
      <w:pPr>
        <w:spacing w:after="100" w:afterAutospacing="1"/>
        <w:outlineLvl w:val="5"/>
        <w:rPr>
          <w:rFonts w:ascii="Palanquin" w:eastAsia="Times New Roman" w:hAnsi="Palanquin" w:cs="Palanquin"/>
          <w:caps/>
          <w:color w:val="38382E"/>
          <w:spacing w:val="17"/>
          <w:kern w:val="0"/>
          <w:sz w:val="15"/>
          <w:szCs w:val="15"/>
          <w:lang w:eastAsia="de-DE"/>
          <w14:ligatures w14:val="none"/>
        </w:rPr>
      </w:pPr>
      <w:r w:rsidRPr="0038181F">
        <w:rPr>
          <w:rFonts w:ascii="Palanquin" w:eastAsia="Times New Roman" w:hAnsi="Palanquin" w:cs="Palanquin"/>
          <w:caps/>
          <w:color w:val="38382E"/>
          <w:spacing w:val="17"/>
          <w:kern w:val="0"/>
          <w:sz w:val="15"/>
          <w:szCs w:val="15"/>
          <w:lang w:eastAsia="de-DE"/>
          <w14:ligatures w14:val="none"/>
        </w:rPr>
        <w:t>ZUR EDITION DER WIENER TAGEBÜCHER</w:t>
      </w:r>
    </w:p>
    <w:p w14:paraId="29355C28" w14:textId="77777777" w:rsidR="0038181F" w:rsidRPr="0038181F" w:rsidRDefault="0038181F" w:rsidP="0038181F">
      <w:pPr>
        <w:spacing w:after="100" w:afterAutospacing="1"/>
        <w:rPr>
          <w:rFonts w:ascii="Palanquin" w:eastAsia="Times New Roman" w:hAnsi="Palanquin" w:cs="Palanquin"/>
          <w:color w:val="38382E"/>
          <w:kern w:val="0"/>
          <w:lang w:eastAsia="de-DE"/>
          <w14:ligatures w14:val="none"/>
        </w:rPr>
      </w:pPr>
      <w:r w:rsidRPr="0038181F">
        <w:rPr>
          <w:rFonts w:ascii="Palanquin" w:eastAsia="Times New Roman" w:hAnsi="Palanquin" w:cs="Palanquin"/>
          <w:color w:val="38382E"/>
          <w:kern w:val="0"/>
          <w:lang w:eastAsia="de-DE"/>
          <w14:ligatures w14:val="none"/>
        </w:rPr>
        <w:t xml:space="preserve">Die vorliegende Edition der Wiener Tagebücher ist in Form einer PDF-Edition gestaltet. Diese Edition ist dem Wunsch entsprungen, die von Grete Klingenstein über Jahre bearbeiteten Tagebücher möglichst vielen </w:t>
      </w:r>
      <w:proofErr w:type="spellStart"/>
      <w:r w:rsidRPr="0038181F">
        <w:rPr>
          <w:rFonts w:ascii="Palanquin" w:eastAsia="Times New Roman" w:hAnsi="Palanquin" w:cs="Palanquin"/>
          <w:color w:val="38382E"/>
          <w:kern w:val="0"/>
          <w:lang w:eastAsia="de-DE"/>
          <w14:ligatures w14:val="none"/>
        </w:rPr>
        <w:t>Nutzer:innen</w:t>
      </w:r>
      <w:proofErr w:type="spellEnd"/>
      <w:r w:rsidRPr="0038181F">
        <w:rPr>
          <w:rFonts w:ascii="Palanquin" w:eastAsia="Times New Roman" w:hAnsi="Palanquin" w:cs="Palanquin"/>
          <w:color w:val="38382E"/>
          <w:kern w:val="0"/>
          <w:lang w:eastAsia="de-DE"/>
          <w14:ligatures w14:val="none"/>
        </w:rPr>
        <w:t xml:space="preserve"> zugänglich zu machen. Zu beachten gilt dabei, dass die Transkriptionen zwar vollständig sind und den Ansprüchen historischer Editionen genügen, es jedoch weder einen Kommentar noch ein Register zu den unzähligen Personen- und Ortsnamen gibt.</w:t>
      </w:r>
    </w:p>
    <w:p w14:paraId="7F1D3109" w14:textId="77777777" w:rsidR="0038181F" w:rsidRDefault="0038181F" w:rsidP="0038181F">
      <w:pPr>
        <w:spacing w:after="100" w:afterAutospacing="1"/>
        <w:rPr>
          <w:rFonts w:ascii="Palanquin" w:eastAsia="Times New Roman" w:hAnsi="Palanquin" w:cs="Palanquin"/>
          <w:color w:val="38382E"/>
          <w:kern w:val="0"/>
          <w:lang w:eastAsia="de-DE"/>
          <w14:ligatures w14:val="none"/>
        </w:rPr>
      </w:pPr>
      <w:r w:rsidRPr="0038181F">
        <w:rPr>
          <w:rFonts w:ascii="Palanquin" w:eastAsia="Times New Roman" w:hAnsi="Palanquin" w:cs="Palanquin"/>
          <w:color w:val="38382E"/>
          <w:kern w:val="0"/>
          <w:lang w:eastAsia="de-DE"/>
          <w14:ligatures w14:val="none"/>
        </w:rPr>
        <w:lastRenderedPageBreak/>
        <w:t>Die Tagebücher sind nach Jahren gegliedert und umfassen jeweils einen Band der Tagebücher Zinzendorfs. Die jeweilige Bandnummer ist zu Beginn jedes Jahrgangs verzeichnet, die Signatur des Bestandes im Haus-, Hof- und Staatsarchiv lautet: AT-</w:t>
      </w:r>
      <w:proofErr w:type="spellStart"/>
      <w:r w:rsidRPr="0038181F">
        <w:rPr>
          <w:rFonts w:ascii="Palanquin" w:eastAsia="Times New Roman" w:hAnsi="Palanquin" w:cs="Palanquin"/>
          <w:color w:val="38382E"/>
          <w:kern w:val="0"/>
          <w:lang w:eastAsia="de-DE"/>
          <w14:ligatures w14:val="none"/>
        </w:rPr>
        <w:t>OeStA</w:t>
      </w:r>
      <w:proofErr w:type="spellEnd"/>
      <w:r w:rsidRPr="0038181F">
        <w:rPr>
          <w:rFonts w:ascii="Palanquin" w:eastAsia="Times New Roman" w:hAnsi="Palanquin" w:cs="Palanquin"/>
          <w:color w:val="38382E"/>
          <w:kern w:val="0"/>
          <w:lang w:eastAsia="de-DE"/>
          <w14:ligatures w14:val="none"/>
        </w:rPr>
        <w:t>/</w:t>
      </w:r>
      <w:proofErr w:type="spellStart"/>
      <w:r w:rsidRPr="0038181F">
        <w:rPr>
          <w:rFonts w:ascii="Palanquin" w:eastAsia="Times New Roman" w:hAnsi="Palanquin" w:cs="Palanquin"/>
          <w:color w:val="38382E"/>
          <w:kern w:val="0"/>
          <w:lang w:eastAsia="de-DE"/>
          <w14:ligatures w14:val="none"/>
        </w:rPr>
        <w:t>HHStA</w:t>
      </w:r>
      <w:proofErr w:type="spellEnd"/>
      <w:r w:rsidRPr="0038181F">
        <w:rPr>
          <w:rFonts w:ascii="Palanquin" w:eastAsia="Times New Roman" w:hAnsi="Palanquin" w:cs="Palanquin"/>
          <w:color w:val="38382E"/>
          <w:kern w:val="0"/>
          <w:lang w:eastAsia="de-DE"/>
          <w14:ligatures w14:val="none"/>
        </w:rPr>
        <w:t xml:space="preserve"> KA Nachlass Zinzendorf, Tagebücher. Die Transkriptionen der einzelnen Jahrgänge sind so wiedergegeben, dass jeweils eine Seite in der PDF-Edition einer Seite des Originals entspricht. Die Angaben zur Paginierung finden sich am linken Rand. Die zusätzlichen Angaben verweisen auf die entsprechenden Scans der Seiten, deren Abbildung derzeit nicht geplant ist.</w:t>
      </w:r>
    </w:p>
    <w:p w14:paraId="5C8575B5" w14:textId="07A2FB4F" w:rsidR="0038181F" w:rsidRPr="0038181F" w:rsidRDefault="0038181F" w:rsidP="0038181F">
      <w:pPr>
        <w:spacing w:after="100" w:afterAutospacing="1"/>
        <w:outlineLvl w:val="5"/>
        <w:rPr>
          <w:rFonts w:ascii="Palanquin" w:eastAsia="Times New Roman" w:hAnsi="Palanquin" w:cs="Palanquin"/>
          <w:caps/>
          <w:color w:val="EE0000"/>
          <w:spacing w:val="17"/>
          <w:kern w:val="0"/>
          <w:sz w:val="15"/>
          <w:szCs w:val="15"/>
          <w:lang w:eastAsia="de-DE"/>
          <w14:ligatures w14:val="none"/>
        </w:rPr>
      </w:pPr>
      <w:r w:rsidRPr="0038181F">
        <w:rPr>
          <w:rFonts w:ascii="Palanquin" w:eastAsia="Times New Roman" w:hAnsi="Palanquin" w:cs="Palanquin"/>
          <w:caps/>
          <w:color w:val="EE0000"/>
          <w:spacing w:val="17"/>
          <w:kern w:val="0"/>
          <w:sz w:val="15"/>
          <w:szCs w:val="15"/>
          <w:lang w:eastAsia="de-DE"/>
          <w14:ligatures w14:val="none"/>
        </w:rPr>
        <w:t>ZUR EDITION DER WIENER TAGEBÜCHER</w:t>
      </w:r>
    </w:p>
    <w:p w14:paraId="70FCD876" w14:textId="7F90088F" w:rsidR="0038181F" w:rsidRPr="0038181F" w:rsidRDefault="0038181F" w:rsidP="0038181F">
      <w:pPr>
        <w:spacing w:line="360" w:lineRule="auto"/>
        <w:rPr>
          <w:color w:val="EE0000"/>
        </w:rPr>
      </w:pPr>
      <w:r w:rsidRPr="0038181F">
        <w:rPr>
          <w:color w:val="EE0000"/>
        </w:rPr>
        <w:t xml:space="preserve">Neben den Wiener Tagebücher </w:t>
      </w:r>
      <w:r>
        <w:rPr>
          <w:color w:val="EE0000"/>
        </w:rPr>
        <w:t>werden</w:t>
      </w:r>
      <w:r w:rsidRPr="0038181F">
        <w:rPr>
          <w:color w:val="EE0000"/>
        </w:rPr>
        <w:t xml:space="preserve"> auf dieser Website auch </w:t>
      </w:r>
      <w:r w:rsidR="00487C7A">
        <w:rPr>
          <w:color w:val="EE0000"/>
        </w:rPr>
        <w:t>jene</w:t>
      </w:r>
      <w:r>
        <w:rPr>
          <w:color w:val="EE0000"/>
        </w:rPr>
        <w:t xml:space="preserve"> Tagebücher veröffentlicht, die </w:t>
      </w:r>
      <w:r w:rsidRPr="0038181F">
        <w:rPr>
          <w:color w:val="EE0000"/>
        </w:rPr>
        <w:t xml:space="preserve">Zinzendorfs </w:t>
      </w:r>
      <w:r>
        <w:rPr>
          <w:color w:val="EE0000"/>
        </w:rPr>
        <w:t>auf</w:t>
      </w:r>
      <w:r w:rsidRPr="0038181F">
        <w:rPr>
          <w:color w:val="EE0000"/>
        </w:rPr>
        <w:t xml:space="preserve"> </w:t>
      </w:r>
      <w:r>
        <w:rPr>
          <w:color w:val="EE0000"/>
        </w:rPr>
        <w:t>seine</w:t>
      </w:r>
      <w:r w:rsidR="00487C7A">
        <w:rPr>
          <w:color w:val="EE0000"/>
        </w:rPr>
        <w:t>n</w:t>
      </w:r>
      <w:r w:rsidRPr="0038181F">
        <w:rPr>
          <w:color w:val="EE0000"/>
        </w:rPr>
        <w:t xml:space="preserve"> Spanienreise</w:t>
      </w:r>
      <w:r w:rsidR="00487C7A">
        <w:rPr>
          <w:color w:val="EE0000"/>
        </w:rPr>
        <w:t>n</w:t>
      </w:r>
      <w:r>
        <w:rPr>
          <w:color w:val="EE0000"/>
        </w:rPr>
        <w:t xml:space="preserve"> angefertigt hat</w:t>
      </w:r>
      <w:r w:rsidRPr="0038181F">
        <w:rPr>
          <w:color w:val="EE0000"/>
        </w:rPr>
        <w:t xml:space="preserve">. Der erste, sehr kurze Text,  </w:t>
      </w:r>
      <w:r w:rsidR="00487C7A">
        <w:rPr>
          <w:color w:val="EE0000"/>
        </w:rPr>
        <w:t>stammt aus dem Jahr</w:t>
      </w:r>
      <w:r w:rsidRPr="0038181F">
        <w:rPr>
          <w:color w:val="EE0000"/>
        </w:rPr>
        <w:t xml:space="preserve"> 1765 und behandelt Kurzaufenthalte in Barcelona, Alicante und auf Mallorca. Vermutlich handelt es sich dabei um Fragmente aus dem Reisetagebuch von 1764 und 1765, als Zinzendorf nicht nur in die Schweiz, sondern auch nach Südfrankreich, Malta und Italien reiste.  Der zweite Text stammt aus dem Jahr 1767, ist viel ausführlicher und beschreibt Zinzendorfs Spanienreise ab der französisch-spanischen Grenze, seine Reise durch Navarra und Kastilien (mit einem längeren Aufenthalt in Madrid), Murcia (mit einem besonderen Aufenthalt in Cartagena) und Andalusien (mit Aufenthalten in Gibraltar, Cádiz und Sevilla),  bis er schließlich durch Extremadura an die Grenze nach Portugal gelangt.</w:t>
      </w:r>
    </w:p>
    <w:p w14:paraId="2F090F52" w14:textId="77777777" w:rsidR="0038181F" w:rsidRDefault="0038181F" w:rsidP="0038181F">
      <w:pPr>
        <w:spacing w:line="360" w:lineRule="auto"/>
      </w:pPr>
    </w:p>
    <w:p w14:paraId="1EFE1711" w14:textId="3CCA7068" w:rsidR="0038181F" w:rsidRDefault="0038181F" w:rsidP="00487C7A">
      <w:pPr>
        <w:spacing w:line="360" w:lineRule="auto"/>
        <w:rPr>
          <w:rFonts w:ascii="Palanquin" w:eastAsia="Times New Roman" w:hAnsi="Palanquin" w:cs="Palanquin"/>
          <w:color w:val="38382E"/>
          <w:kern w:val="0"/>
          <w:lang w:eastAsia="de-DE"/>
          <w14:ligatures w14:val="none"/>
        </w:rPr>
      </w:pPr>
      <w:r w:rsidRPr="0038181F">
        <w:rPr>
          <w:color w:val="EE0000"/>
        </w:rPr>
        <w:t xml:space="preserve">Die hier zur Verfügung gestellten PDFs der Transkriptionen sollen die </w:t>
      </w:r>
      <w:r w:rsidR="00487C7A">
        <w:rPr>
          <w:color w:val="EE0000"/>
        </w:rPr>
        <w:t>Tagebucht</w:t>
      </w:r>
      <w:r w:rsidRPr="0038181F">
        <w:rPr>
          <w:color w:val="EE0000"/>
        </w:rPr>
        <w:t>exte zugänglich machen</w:t>
      </w:r>
      <w:r w:rsidR="00487C7A">
        <w:rPr>
          <w:color w:val="EE0000"/>
        </w:rPr>
        <w:t>, bis die</w:t>
      </w:r>
      <w:r w:rsidRPr="0038181F">
        <w:rPr>
          <w:color w:val="EE0000"/>
        </w:rPr>
        <w:t xml:space="preserve"> ausführliche Edition</w:t>
      </w:r>
      <w:r w:rsidR="00487C7A">
        <w:rPr>
          <w:color w:val="EE0000"/>
        </w:rPr>
        <w:t xml:space="preserve"> der Tagebücher</w:t>
      </w:r>
      <w:r w:rsidRPr="0038181F">
        <w:rPr>
          <w:color w:val="EE0000"/>
        </w:rPr>
        <w:t xml:space="preserve"> mit einer Einleitung, ausführlichem Kommentar und zusätzlichen Materialien </w:t>
      </w:r>
      <w:r w:rsidR="00487C7A">
        <w:rPr>
          <w:color w:val="EE0000"/>
        </w:rPr>
        <w:t>in gedruckter Form erscheinen wird.</w:t>
      </w:r>
    </w:p>
    <w:p w14:paraId="4CC63953" w14:textId="77777777" w:rsidR="0038181F" w:rsidRPr="0038181F" w:rsidRDefault="0038181F" w:rsidP="0038181F">
      <w:pPr>
        <w:spacing w:after="100" w:afterAutospacing="1"/>
        <w:rPr>
          <w:rFonts w:ascii="Palanquin" w:eastAsia="Times New Roman" w:hAnsi="Palanquin" w:cs="Palanquin"/>
          <w:color w:val="38382E"/>
          <w:kern w:val="0"/>
          <w:lang w:eastAsia="de-DE"/>
          <w14:ligatures w14:val="none"/>
        </w:rPr>
      </w:pPr>
    </w:p>
    <w:p w14:paraId="1DEF238D" w14:textId="77777777" w:rsidR="0038181F" w:rsidRPr="0038181F" w:rsidRDefault="0038181F" w:rsidP="0038181F">
      <w:pPr>
        <w:spacing w:after="100" w:afterAutospacing="1"/>
        <w:rPr>
          <w:rFonts w:ascii="Palanquin" w:eastAsia="Times New Roman" w:hAnsi="Palanquin" w:cs="Palanquin"/>
          <w:color w:val="38382E"/>
          <w:kern w:val="0"/>
          <w:lang w:eastAsia="de-DE"/>
          <w14:ligatures w14:val="none"/>
        </w:rPr>
      </w:pPr>
      <w:r w:rsidRPr="0038181F">
        <w:rPr>
          <w:rFonts w:ascii="Palanquin" w:eastAsia="Times New Roman" w:hAnsi="Palanquin" w:cs="Palanquin"/>
          <w:color w:val="38382E"/>
          <w:kern w:val="0"/>
          <w:lang w:eastAsia="de-DE"/>
          <w14:ligatures w14:val="none"/>
        </w:rPr>
        <w:t xml:space="preserve">Die Kommission für Neuere Geschichte Österreichs hofft, mit dieser PDF-Edition diese außerordentlich interessante Quelle einem großen </w:t>
      </w:r>
      <w:proofErr w:type="spellStart"/>
      <w:r w:rsidRPr="0038181F">
        <w:rPr>
          <w:rFonts w:ascii="Palanquin" w:eastAsia="Times New Roman" w:hAnsi="Palanquin" w:cs="Palanquin"/>
          <w:color w:val="38382E"/>
          <w:kern w:val="0"/>
          <w:lang w:eastAsia="de-DE"/>
          <w14:ligatures w14:val="none"/>
        </w:rPr>
        <w:t>Nutzer:innenkreis</w:t>
      </w:r>
      <w:proofErr w:type="spellEnd"/>
      <w:r w:rsidRPr="0038181F">
        <w:rPr>
          <w:rFonts w:ascii="Palanquin" w:eastAsia="Times New Roman" w:hAnsi="Palanquin" w:cs="Palanquin"/>
          <w:color w:val="38382E"/>
          <w:kern w:val="0"/>
          <w:lang w:eastAsia="de-DE"/>
          <w14:ligatures w14:val="none"/>
        </w:rPr>
        <w:t xml:space="preserve"> zur Verfügung stellen zu können. Bei Rückfragen wenden Sie sich bitte an Grete Klingenstein (</w:t>
      </w:r>
      <w:proofErr w:type="spellStart"/>
      <w:r w:rsidRPr="0038181F">
        <w:rPr>
          <w:rFonts w:ascii="Palanquin" w:eastAsia="Times New Roman" w:hAnsi="Palanquin" w:cs="Palanquin"/>
          <w:color w:val="38382E"/>
          <w:kern w:val="0"/>
          <w:lang w:eastAsia="de-DE"/>
          <w14:ligatures w14:val="none"/>
        </w:rPr>
        <w:fldChar w:fldCharType="begin"/>
      </w:r>
      <w:r w:rsidRPr="0038181F">
        <w:rPr>
          <w:rFonts w:ascii="Palanquin" w:eastAsia="Times New Roman" w:hAnsi="Palanquin" w:cs="Palanquin"/>
          <w:color w:val="38382E"/>
          <w:kern w:val="0"/>
          <w:lang w:eastAsia="de-DE"/>
          <w14:ligatures w14:val="none"/>
        </w:rPr>
        <w:instrText>HYPERLINK "mailto:grete.walter-klingenstein@uni-graz.at"</w:instrText>
      </w:r>
      <w:r w:rsidRPr="0038181F">
        <w:rPr>
          <w:rFonts w:ascii="Palanquin" w:eastAsia="Times New Roman" w:hAnsi="Palanquin" w:cs="Palanquin"/>
          <w:color w:val="38382E"/>
          <w:kern w:val="0"/>
          <w:lang w:eastAsia="de-DE"/>
          <w14:ligatures w14:val="none"/>
        </w:rPr>
      </w:r>
      <w:r w:rsidRPr="0038181F">
        <w:rPr>
          <w:rFonts w:ascii="Palanquin" w:eastAsia="Times New Roman" w:hAnsi="Palanquin" w:cs="Palanquin"/>
          <w:color w:val="38382E"/>
          <w:kern w:val="0"/>
          <w:lang w:eastAsia="de-DE"/>
          <w14:ligatures w14:val="none"/>
        </w:rPr>
        <w:fldChar w:fldCharType="separate"/>
      </w:r>
      <w:r w:rsidRPr="0038181F">
        <w:rPr>
          <w:rFonts w:ascii="Palanquin" w:eastAsia="Times New Roman" w:hAnsi="Palanquin" w:cs="Palanquin"/>
          <w:color w:val="008000"/>
          <w:kern w:val="0"/>
          <w:u w:val="single"/>
          <w:lang w:eastAsia="de-DE"/>
          <w14:ligatures w14:val="none"/>
        </w:rPr>
        <w:t>grete.walter</w:t>
      </w:r>
      <w:proofErr w:type="spellEnd"/>
      <w:r w:rsidRPr="0038181F">
        <w:rPr>
          <w:rFonts w:ascii="Palanquin" w:eastAsia="Times New Roman" w:hAnsi="Palanquin" w:cs="Palanquin"/>
          <w:color w:val="008000"/>
          <w:kern w:val="0"/>
          <w:u w:val="single"/>
          <w:lang w:eastAsia="de-DE"/>
          <w14:ligatures w14:val="none"/>
        </w:rPr>
        <w:t>-klingenstein[at]uni-graz.at</w:t>
      </w:r>
      <w:r w:rsidRPr="0038181F">
        <w:rPr>
          <w:rFonts w:ascii="Palanquin" w:eastAsia="Times New Roman" w:hAnsi="Palanquin" w:cs="Palanquin"/>
          <w:color w:val="38382E"/>
          <w:kern w:val="0"/>
          <w:lang w:eastAsia="de-DE"/>
          <w14:ligatures w14:val="none"/>
        </w:rPr>
        <w:fldChar w:fldCharType="end"/>
      </w:r>
      <w:r w:rsidRPr="0038181F">
        <w:rPr>
          <w:rFonts w:ascii="Palanquin" w:eastAsia="Times New Roman" w:hAnsi="Palanquin" w:cs="Palanquin"/>
          <w:color w:val="38382E"/>
          <w:kern w:val="0"/>
          <w:lang w:eastAsia="de-DE"/>
          <w14:ligatures w14:val="none"/>
        </w:rPr>
        <w:t> oder an Christof Aichner (</w:t>
      </w:r>
      <w:proofErr w:type="spellStart"/>
      <w:r w:rsidRPr="0038181F">
        <w:rPr>
          <w:rFonts w:ascii="Palanquin" w:eastAsia="Times New Roman" w:hAnsi="Palanquin" w:cs="Palanquin"/>
          <w:color w:val="38382E"/>
          <w:kern w:val="0"/>
          <w:lang w:eastAsia="de-DE"/>
          <w14:ligatures w14:val="none"/>
        </w:rPr>
        <w:fldChar w:fldCharType="begin"/>
      </w:r>
      <w:r w:rsidRPr="0038181F">
        <w:rPr>
          <w:rFonts w:ascii="Palanquin" w:eastAsia="Times New Roman" w:hAnsi="Palanquin" w:cs="Palanquin"/>
          <w:color w:val="38382E"/>
          <w:kern w:val="0"/>
          <w:lang w:eastAsia="de-DE"/>
          <w14:ligatures w14:val="none"/>
        </w:rPr>
        <w:instrText>HYPERLINK "mailto:christof.aichner@uibk.ac.at"</w:instrText>
      </w:r>
      <w:r w:rsidRPr="0038181F">
        <w:rPr>
          <w:rFonts w:ascii="Palanquin" w:eastAsia="Times New Roman" w:hAnsi="Palanquin" w:cs="Palanquin"/>
          <w:color w:val="38382E"/>
          <w:kern w:val="0"/>
          <w:lang w:eastAsia="de-DE"/>
          <w14:ligatures w14:val="none"/>
        </w:rPr>
      </w:r>
      <w:r w:rsidRPr="0038181F">
        <w:rPr>
          <w:rFonts w:ascii="Palanquin" w:eastAsia="Times New Roman" w:hAnsi="Palanquin" w:cs="Palanquin"/>
          <w:color w:val="38382E"/>
          <w:kern w:val="0"/>
          <w:lang w:eastAsia="de-DE"/>
          <w14:ligatures w14:val="none"/>
        </w:rPr>
        <w:fldChar w:fldCharType="separate"/>
      </w:r>
      <w:r w:rsidRPr="0038181F">
        <w:rPr>
          <w:rFonts w:ascii="Palanquin" w:eastAsia="Times New Roman" w:hAnsi="Palanquin" w:cs="Palanquin"/>
          <w:color w:val="008000"/>
          <w:kern w:val="0"/>
          <w:u w:val="single"/>
          <w:lang w:eastAsia="de-DE"/>
          <w14:ligatures w14:val="none"/>
        </w:rPr>
        <w:t>christof.aichner</w:t>
      </w:r>
      <w:proofErr w:type="spellEnd"/>
      <w:r w:rsidRPr="0038181F">
        <w:rPr>
          <w:rFonts w:ascii="Palanquin" w:eastAsia="Times New Roman" w:hAnsi="Palanquin" w:cs="Palanquin"/>
          <w:color w:val="008000"/>
          <w:kern w:val="0"/>
          <w:u w:val="single"/>
          <w:lang w:eastAsia="de-DE"/>
          <w14:ligatures w14:val="none"/>
        </w:rPr>
        <w:t>[at]uibk.ac.at</w:t>
      </w:r>
      <w:r w:rsidRPr="0038181F">
        <w:rPr>
          <w:rFonts w:ascii="Palanquin" w:eastAsia="Times New Roman" w:hAnsi="Palanquin" w:cs="Palanquin"/>
          <w:color w:val="38382E"/>
          <w:kern w:val="0"/>
          <w:lang w:eastAsia="de-DE"/>
          <w14:ligatures w14:val="none"/>
        </w:rPr>
        <w:fldChar w:fldCharType="end"/>
      </w:r>
      <w:r w:rsidRPr="0038181F">
        <w:rPr>
          <w:rFonts w:ascii="Palanquin" w:eastAsia="Times New Roman" w:hAnsi="Palanquin" w:cs="Palanquin"/>
          <w:color w:val="38382E"/>
          <w:kern w:val="0"/>
          <w:lang w:eastAsia="de-DE"/>
          <w14:ligatures w14:val="none"/>
        </w:rPr>
        <w:t>).</w:t>
      </w:r>
    </w:p>
    <w:p w14:paraId="757B6300" w14:textId="77777777" w:rsidR="008C3185" w:rsidRDefault="008C3185"/>
    <w:sectPr w:rsidR="008C318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EB Garamond">
    <w:panose1 w:val="00000500000000000000"/>
    <w:charset w:val="00"/>
    <w:family w:val="auto"/>
    <w:pitch w:val="variable"/>
    <w:sig w:usb0="E00002FF" w:usb1="02000413" w:usb2="00000000" w:usb3="00000000" w:csb0="0000019F" w:csb1="00000000"/>
  </w:font>
  <w:font w:name="Palanquin">
    <w:panose1 w:val="020B0004020203020204"/>
    <w:charset w:val="4D"/>
    <w:family w:val="swiss"/>
    <w:pitch w:val="variable"/>
    <w:sig w:usb0="800080AF" w:usb1="5000204A" w:usb2="00000000" w:usb3="00000000" w:csb0="00000093"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f Aichner">
    <w15:presenceInfo w15:providerId="None" w15:userId="Christof Aichn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1F"/>
    <w:rsid w:val="002B724A"/>
    <w:rsid w:val="0038181F"/>
    <w:rsid w:val="00487C7A"/>
    <w:rsid w:val="004A729E"/>
    <w:rsid w:val="008C3185"/>
    <w:rsid w:val="0092239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4DDD46DA"/>
  <w15:chartTrackingRefBased/>
  <w15:docId w15:val="{0D9AEF7C-A889-3F47-A739-77005ABD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1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381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38181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38181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8181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38181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181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181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181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181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38181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38181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38181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8181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rsid w:val="0038181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181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181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181F"/>
    <w:rPr>
      <w:rFonts w:eastAsiaTheme="majorEastAsia" w:cstheme="majorBidi"/>
      <w:color w:val="272727" w:themeColor="text1" w:themeTint="D8"/>
    </w:rPr>
  </w:style>
  <w:style w:type="paragraph" w:styleId="Titel">
    <w:name w:val="Title"/>
    <w:basedOn w:val="Standard"/>
    <w:next w:val="Standard"/>
    <w:link w:val="TitelZchn"/>
    <w:uiPriority w:val="10"/>
    <w:qFormat/>
    <w:rsid w:val="0038181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181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181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181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181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8181F"/>
    <w:rPr>
      <w:i/>
      <w:iCs/>
      <w:color w:val="404040" w:themeColor="text1" w:themeTint="BF"/>
    </w:rPr>
  </w:style>
  <w:style w:type="paragraph" w:styleId="Listenabsatz">
    <w:name w:val="List Paragraph"/>
    <w:basedOn w:val="Standard"/>
    <w:uiPriority w:val="34"/>
    <w:qFormat/>
    <w:rsid w:val="0038181F"/>
    <w:pPr>
      <w:ind w:left="720"/>
      <w:contextualSpacing/>
    </w:pPr>
  </w:style>
  <w:style w:type="character" w:styleId="IntensiveHervorhebung">
    <w:name w:val="Intense Emphasis"/>
    <w:basedOn w:val="Absatz-Standardschriftart"/>
    <w:uiPriority w:val="21"/>
    <w:qFormat/>
    <w:rsid w:val="0038181F"/>
    <w:rPr>
      <w:i/>
      <w:iCs/>
      <w:color w:val="2F5496" w:themeColor="accent1" w:themeShade="BF"/>
    </w:rPr>
  </w:style>
  <w:style w:type="paragraph" w:styleId="IntensivesZitat">
    <w:name w:val="Intense Quote"/>
    <w:basedOn w:val="Standard"/>
    <w:next w:val="Standard"/>
    <w:link w:val="IntensivesZitatZchn"/>
    <w:uiPriority w:val="30"/>
    <w:qFormat/>
    <w:rsid w:val="00381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8181F"/>
    <w:rPr>
      <w:i/>
      <w:iCs/>
      <w:color w:val="2F5496" w:themeColor="accent1" w:themeShade="BF"/>
    </w:rPr>
  </w:style>
  <w:style w:type="character" w:styleId="IntensiverVerweis">
    <w:name w:val="Intense Reference"/>
    <w:basedOn w:val="Absatz-Standardschriftart"/>
    <w:uiPriority w:val="32"/>
    <w:qFormat/>
    <w:rsid w:val="0038181F"/>
    <w:rPr>
      <w:b/>
      <w:bCs/>
      <w:smallCaps/>
      <w:color w:val="2F5496" w:themeColor="accent1" w:themeShade="BF"/>
      <w:spacing w:val="5"/>
    </w:rPr>
  </w:style>
  <w:style w:type="paragraph" w:styleId="StandardWeb">
    <w:name w:val="Normal (Web)"/>
    <w:basedOn w:val="Standard"/>
    <w:uiPriority w:val="99"/>
    <w:semiHidden/>
    <w:unhideWhenUsed/>
    <w:rsid w:val="0038181F"/>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38181F"/>
  </w:style>
  <w:style w:type="character" w:styleId="Hyperlink">
    <w:name w:val="Hyperlink"/>
    <w:basedOn w:val="Absatz-Standardschriftart"/>
    <w:uiPriority w:val="99"/>
    <w:semiHidden/>
    <w:unhideWhenUsed/>
    <w:rsid w:val="0038181F"/>
    <w:rPr>
      <w:color w:val="0000FF"/>
      <w:u w:val="single"/>
    </w:rPr>
  </w:style>
  <w:style w:type="paragraph" w:styleId="berarbeitung">
    <w:name w:val="Revision"/>
    <w:hidden/>
    <w:uiPriority w:val="99"/>
    <w:semiHidden/>
    <w:rsid w:val="00381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andenhoeck-ruprecht-verlage.com/themen-entdecken/geschichte/geschichte-der-neuzeit/50204/europaeische-aufklaerung-zwischen-wien-und-triest" TargetMode="External"/><Relationship Id="rId5" Type="http://schemas.openxmlformats.org/officeDocument/2006/relationships/hyperlink" Target="https://www.vandenhoeck-ruprecht-verlage.com/themen-entdecken/geschichte/geschichte-der-neuzeit/50249/karl-graf-von-zinzendorf" TargetMode="External"/><Relationship Id="rId4" Type="http://schemas.openxmlformats.org/officeDocument/2006/relationships/hyperlink" Target="https://www.archivinformationssystem.at/detail.aspx?ID=21877" TargetMode="Externa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1285</Words>
  <Characters>8099</Characters>
  <Application>Microsoft Office Word</Application>
  <DocSecurity>0</DocSecurity>
  <Lines>67</Lines>
  <Paragraphs>18</Paragraphs>
  <ScaleCrop>false</ScaleCrop>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Christof Aichner</dc:creator>
  <cp:keywords/>
  <dc:description/>
  <cp:lastModifiedBy>Christof Aichner</cp:lastModifiedBy>
  <cp:revision>2</cp:revision>
  <dcterms:created xsi:type="dcterms:W3CDTF">2026-05-12T07:05:00Z</dcterms:created>
  <dcterms:modified xsi:type="dcterms:W3CDTF">2026-05-12T07:15:00Z</dcterms:modified>
</cp:coreProperties>
</file>